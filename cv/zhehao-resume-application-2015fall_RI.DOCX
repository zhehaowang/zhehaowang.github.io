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F92" w:rsidRDefault="00C32996">
      <w:pPr>
        <w:spacing w:after="0" w:line="259" w:lineRule="auto"/>
        <w:ind w:left="0" w:right="0" w:firstLine="0"/>
        <w:jc w:val="center"/>
      </w:pPr>
      <w:r>
        <w:rPr>
          <w:b/>
          <w:sz w:val="41"/>
        </w:rPr>
        <w:t>ZHEHAOWANG</w:t>
      </w:r>
    </w:p>
    <w:p w:rsidR="002A3F92" w:rsidRDefault="00C32996">
      <w:pPr>
        <w:spacing w:after="206" w:line="300" w:lineRule="auto"/>
        <w:ind w:left="1170" w:firstLine="0"/>
        <w:jc w:val="center"/>
      </w:pPr>
      <w:r>
        <w:t xml:space="preserve">440 Veteran </w:t>
      </w:r>
      <w:proofErr w:type="gramStart"/>
      <w:r>
        <w:t>Avenue  Los</w:t>
      </w:r>
      <w:proofErr w:type="gramEnd"/>
      <w:r>
        <w:t xml:space="preserve"> Angeles, CA, US 90024 wangzhehao410305@gmail.com</w:t>
      </w:r>
    </w:p>
    <w:p w:rsidR="002A3F92" w:rsidRDefault="00C32996">
      <w:pPr>
        <w:pStyle w:val="Heading1"/>
        <w:ind w:left="-5"/>
      </w:pPr>
      <w:r>
        <w:t xml:space="preserve">EDUCATION </w:t>
      </w:r>
    </w:p>
    <w:p w:rsidR="002A3F92" w:rsidRDefault="00C32996">
      <w:pPr>
        <w:spacing w:after="14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00800" cy="5055"/>
                <wp:effectExtent l="0" t="0" r="0" b="0"/>
                <wp:docPr id="601" name="Group 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5055"/>
                          <a:chOff x="0" y="0"/>
                          <a:chExt cx="6400800" cy="505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8A1483" id="Group 601" o:spid="_x0000_s1026" style="width:7in;height:.4pt;mso-position-horizontal-relative:char;mso-position-vertical-relative:line" coordsize="640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">
                <v:shape id="Shape 12" o:spid="_x0000_s1027" style="position:absolute;width:64008;height:0;visibility:visible;mso-wrap-style:square;v-text-anchor:top" coordsize="64008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Sxh8IA&#10;AADbAAAADwAAAGRycy9kb3ducmV2LnhtbERPTWvCQBC9F/wPywheim7qwUrqKhoa0FOp8WBvQ3aa&#10;hO7Ohuxq4r93C4K3ebzPWW0Ga8SVOt84VvA2S0AQl043XCk4Ffl0CcIHZI3GMSm4kYfNevSywlS7&#10;nr/pegyViCHsU1RQh9CmUvqyJot+5lriyP26zmKIsKuk7rCP4dbIeZIspMWGY0ONLWU1lX/Hi1Xw&#10;+rXPisPhVrwvz6Xe/cjP3uSJUpPxsP0AEWgIT/HDvddx/hz+f4kH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tLGHwgAAANsAAAAPAAAAAAAAAAAAAAAAAJgCAABkcnMvZG93&#10;bnJldi54bWxQSwUGAAAAAAQABAD1AAAAhwMAAAAA&#10;" path="m,l6400800,e" filled="f" strokeweight=".14042mm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:rsidR="00C32996" w:rsidRDefault="00C32996">
      <w:pPr>
        <w:spacing w:after="0"/>
        <w:ind w:left="322" w:right="0"/>
      </w:pPr>
      <w:r>
        <w:t xml:space="preserve">Xi’an </w:t>
      </w:r>
      <w:proofErr w:type="spellStart"/>
      <w:r>
        <w:t>Jiaotong</w:t>
      </w:r>
      <w:proofErr w:type="spellEnd"/>
      <w:r>
        <w:t xml:space="preserve"> University, China</w:t>
      </w:r>
      <w:r>
        <w:tab/>
        <w:t>Sept 2010 - Jun 2014</w:t>
      </w:r>
    </w:p>
    <w:p w:rsidR="002A3F92" w:rsidRDefault="00C32996">
      <w:pPr>
        <w:spacing w:after="0"/>
        <w:ind w:left="322" w:right="0"/>
      </w:pPr>
      <w:r>
        <w:t>B.S. in Computer Science &amp; Technology (Special Program for Gifted Young of China)</w:t>
      </w:r>
    </w:p>
    <w:p w:rsidR="002A3F92" w:rsidRDefault="00C32996">
      <w:pPr>
        <w:spacing w:after="0"/>
        <w:ind w:left="322" w:right="0"/>
      </w:pPr>
      <w:r>
        <w:t>Overall GPA: 87/100 (3.68/4.0)</w:t>
      </w:r>
    </w:p>
    <w:p w:rsidR="002A3F92" w:rsidRDefault="00C32996">
      <w:pPr>
        <w:ind w:left="322" w:right="0"/>
      </w:pPr>
      <w:r>
        <w:t>Major GPA: 89/100 (3.77/4.0)</w:t>
      </w:r>
    </w:p>
    <w:p w:rsidR="002A3F92" w:rsidRDefault="00C32996">
      <w:pPr>
        <w:pStyle w:val="Heading1"/>
        <w:ind w:left="-5"/>
      </w:pPr>
      <w:r>
        <w:t>MAIN COURSES</w:t>
      </w:r>
    </w:p>
    <w:p w:rsidR="002A3F92" w:rsidRDefault="00C32996">
      <w:pPr>
        <w:spacing w:after="14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00800" cy="5055"/>
                <wp:effectExtent l="0" t="0" r="0" b="0"/>
                <wp:docPr id="602" name="Group 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5055"/>
                          <a:chOff x="0" y="0"/>
                          <a:chExt cx="6400800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6DDCD" id="Group 602" o:spid="_x0000_s1026" style="width:7in;height:.4pt;mso-position-horizontal-relative:char;mso-position-vertical-relative:line" coordsize="640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">
                <v:shape id="Shape 19" o:spid="_x0000_s1027" style="position:absolute;width:64008;height:0;visibility:visible;mso-wrap-style:square;v-text-anchor:top" coordsize="64008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Aj9sMA&#10;AADbAAAADwAAAGRycy9kb3ducmV2LnhtbERPTWvCQBC9C/6HZQQv0mzqobUxq1hpQE9F46G9Ddkx&#10;CWZnQ3Zrkn/fLRS8zeN9TrodTCPu1LnasoLnKAZBXFhdc6ngkmdPKxDOI2tsLJOCkRxsN9NJiom2&#10;PZ/ofvalCCHsElRQed8mUrqiIoMusi1x4K62M+gD7EqpO+xDuGnkMo5fpMGaQ0OFLe0rKm7nH6Ng&#10;8XnY58fjmL+uvgr9/i0/+iaLlZrPht0ahKfBP8T/7oMO89/g75dw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xAj9sMAAADbAAAADwAAAAAAAAAAAAAAAACYAgAAZHJzL2Rv&#10;d25yZXYueG1sUEsFBgAAAAAEAAQA9QAAAIgDAAAAAA==&#10;" path="m,l6400800,e" filled="f" strokeweight=".14042mm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:rsidR="002A3F92" w:rsidRDefault="00C32996">
      <w:pPr>
        <w:ind w:left="322" w:right="0"/>
      </w:pPr>
      <w:r>
        <w:t>Object Oriented Programming, Data Structure and Algorithms, Operating System Principles, Computer Networking and TCP/IP Programming, Computer Architecture, Discrete Mathematics</w:t>
      </w:r>
    </w:p>
    <w:p w:rsidR="002A3F92" w:rsidRDefault="00C32996">
      <w:pPr>
        <w:pStyle w:val="Heading1"/>
        <w:ind w:left="-5"/>
      </w:pPr>
      <w:r>
        <w:t>EXPERIENCE</w:t>
      </w:r>
      <w:del w:id="0" w:author="Randy" w:date="2014-11-29T13:25:00Z">
        <w:r w:rsidDel="00C32996">
          <w:delText>S</w:delText>
        </w:r>
      </w:del>
    </w:p>
    <w:p w:rsidR="002A3F92" w:rsidRDefault="00C32996">
      <w:pPr>
        <w:spacing w:after="14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00800" cy="5055"/>
                <wp:effectExtent l="0" t="0" r="0" b="0"/>
                <wp:docPr id="603" name="Group 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5055"/>
                          <a:chOff x="0" y="0"/>
                          <a:chExt cx="6400800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74892D" id="Group 603" o:spid="_x0000_s1026" style="width:7in;height:.4pt;mso-position-horizontal-relative:char;mso-position-vertical-relative:line" coordsize="640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">
                <v:shape id="Shape 23" o:spid="_x0000_s1027" style="position:absolute;width:64008;height:0;visibility:visible;mso-wrap-style:square;v-text-anchor:top" coordsize="64008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TeocUA&#10;AADbAAAADwAAAGRycy9kb3ducmV2LnhtbESPT2vCQBTE7wW/w/IKvZS6qYUq0TVYaUBPoulBb4/s&#10;MwnNvg3Zbf58e1cQehxm5jfMKhlMLTpqXWVZwfs0AkGcW11xoeAnS98WIJxH1lhbJgUjOUjWk6cV&#10;xtr2fKTu5AsRIOxiVFB638RSurwkg25qG+LgXW1r0AfZFlK32Ae4qeUsij6lwYrDQokNbUvKf09/&#10;RsHrYbfN9vsxmy/Ouf66yO++TiOlXp6HzRKEp8H/hx/tnVYw+4D7l/AD5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lN6hxQAAANsAAAAPAAAAAAAAAAAAAAAAAJgCAABkcnMv&#10;ZG93bnJldi54bWxQSwUGAAAAAAQABAD1AAAAigMAAAAA&#10;" path="m,l6400800,e" filled="f" strokeweight=".14042mm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680" w:type="dxa"/>
        <w:tblInd w:w="327" w:type="dxa"/>
        <w:tblLook w:val="04A0" w:firstRow="1" w:lastRow="0" w:firstColumn="1" w:lastColumn="0" w:noHBand="0" w:noVBand="1"/>
      </w:tblPr>
      <w:tblGrid>
        <w:gridCol w:w="7896"/>
        <w:gridCol w:w="1784"/>
      </w:tblGrid>
      <w:tr w:rsidR="002A3F92">
        <w:trPr>
          <w:trHeight w:val="232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</w:pPr>
            <w:ins w:id="1" w:author="Randy" w:date="2014-11-29T13:26:00Z">
              <w:r>
                <w:rPr>
                  <w:b/>
                </w:rPr>
                <w:t xml:space="preserve">Research in </w:t>
              </w:r>
            </w:ins>
            <w:ins w:id="2" w:author="Randy" w:date="2014-11-29T13:31:00Z">
              <w:r w:rsidR="00752075">
                <w:rPr>
                  <w:b/>
                </w:rPr>
                <w:t>Engineering</w:t>
              </w:r>
            </w:ins>
            <w:bookmarkStart w:id="3" w:name="_GoBack"/>
            <w:bookmarkEnd w:id="3"/>
            <w:ins w:id="4" w:author="Randy" w:date="2014-11-29T13:26:00Z">
              <w:r>
                <w:rPr>
                  <w:b/>
                </w:rPr>
                <w:t>, Media, and Performance (REMAP), UCLA</w:t>
              </w:r>
            </w:ins>
            <w:del w:id="5" w:author="Randy" w:date="2014-11-29T13:26:00Z">
              <w:r w:rsidDel="00C32996">
                <w:rPr>
                  <w:b/>
                </w:rPr>
                <w:delText>UCLA REMAP, the School of Theatre, Film and Television</w:delText>
              </w:r>
            </w:del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  <w:jc w:val="both"/>
            </w:pPr>
            <w:r>
              <w:t>Feb 2014 - Present</w:t>
            </w:r>
          </w:p>
        </w:tc>
      </w:tr>
      <w:tr w:rsidR="002A3F92">
        <w:trPr>
          <w:trHeight w:val="232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>Software Development Intern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191" w:right="0" w:firstLine="0"/>
            </w:pPr>
            <w:r>
              <w:rPr>
                <w:i/>
              </w:rPr>
              <w:t>Los Angeles, CA</w:t>
            </w:r>
          </w:p>
        </w:tc>
      </w:tr>
    </w:tbl>
    <w:p w:rsidR="002A3F92" w:rsidRDefault="00C32996">
      <w:pPr>
        <w:spacing w:after="54"/>
        <w:ind w:left="168" w:right="0"/>
      </w:pPr>
      <w:r>
        <w:t xml:space="preserve">· Developer of </w:t>
      </w:r>
      <w:proofErr w:type="spellStart"/>
      <w:r>
        <w:t>Matryoshka</w:t>
      </w:r>
      <w:proofErr w:type="spellEnd"/>
      <w:r>
        <w:t>, a P2P multiplayer online game running in Named Data Networking (NDN).</w:t>
      </w:r>
    </w:p>
    <w:p w:rsidR="002A3F92" w:rsidRDefault="00C32996">
      <w:pPr>
        <w:spacing w:after="264"/>
        <w:ind w:left="168" w:right="0"/>
      </w:pPr>
      <w:r>
        <w:t xml:space="preserve">· </w:t>
      </w:r>
      <w:proofErr w:type="spellStart"/>
      <w:r>
        <w:t>AdminUI</w:t>
      </w:r>
      <w:proofErr w:type="spellEnd"/>
      <w:r>
        <w:t xml:space="preserve"> developer for </w:t>
      </w:r>
      <w:proofErr w:type="spellStart"/>
      <w:r>
        <w:t>GracePlains</w:t>
      </w:r>
      <w:proofErr w:type="spellEnd"/>
      <w:r>
        <w:t xml:space="preserve"> project, which creates role-playing experience with Google Glass. · Conference discovery and chat developer for </w:t>
      </w:r>
      <w:proofErr w:type="spellStart"/>
      <w:r>
        <w:t>NdnCon</w:t>
      </w:r>
      <w:proofErr w:type="spellEnd"/>
      <w:r>
        <w:t>, a video conferencing tool for NDN.</w:t>
      </w:r>
    </w:p>
    <w:p w:rsidR="002A3F92" w:rsidRDefault="00C32996">
      <w:pPr>
        <w:pStyle w:val="Heading1"/>
        <w:tabs>
          <w:tab w:val="center" w:pos="2428"/>
          <w:tab w:val="right" w:pos="10080"/>
        </w:tabs>
        <w:spacing w:after="30"/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>UCLA Computer Science Department</w:t>
      </w:r>
      <w:r>
        <w:tab/>
      </w:r>
      <w:r>
        <w:rPr>
          <w:b w:val="0"/>
        </w:rPr>
        <w:t>Jun 2013 - Sept 2013</w:t>
      </w:r>
    </w:p>
    <w:p w:rsidR="002A3F92" w:rsidRDefault="00C32996">
      <w:pPr>
        <w:spacing w:after="43" w:line="259" w:lineRule="auto"/>
        <w:ind w:left="158" w:right="12" w:firstLine="170"/>
      </w:pPr>
      <w:proofErr w:type="gramStart"/>
      <w:r>
        <w:rPr>
          <w:i/>
        </w:rPr>
        <w:t>CSST(</w:t>
      </w:r>
      <w:proofErr w:type="gramEnd"/>
      <w:r>
        <w:rPr>
          <w:i/>
        </w:rPr>
        <w:t xml:space="preserve">Cross Disciplinary Scholar in Science and Technology) Program Student Los Angeles, CA </w:t>
      </w:r>
      <w:r>
        <w:t>· Started developing applications for NDN.</w:t>
      </w:r>
    </w:p>
    <w:tbl>
      <w:tblPr>
        <w:tblStyle w:val="TableGrid"/>
        <w:tblW w:w="9680" w:type="dxa"/>
        <w:tblInd w:w="327" w:type="dxa"/>
        <w:tblLook w:val="04A0" w:firstRow="1" w:lastRow="0" w:firstColumn="1" w:lastColumn="0" w:noHBand="0" w:noVBand="1"/>
      </w:tblPr>
      <w:tblGrid>
        <w:gridCol w:w="7498"/>
        <w:gridCol w:w="2182"/>
      </w:tblGrid>
      <w:tr w:rsidR="002A3F92">
        <w:trPr>
          <w:trHeight w:val="232"/>
        </w:trPr>
        <w:tc>
          <w:tcPr>
            <w:tcW w:w="7498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Minister of Education Key Lab for Network Security</w:t>
            </w: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  <w:jc w:val="right"/>
            </w:pPr>
            <w:r>
              <w:t>Jul 2011 - Jun 2013</w:t>
            </w:r>
          </w:p>
        </w:tc>
      </w:tr>
      <w:tr w:rsidR="002A3F92">
        <w:trPr>
          <w:trHeight w:val="232"/>
        </w:trPr>
        <w:tc>
          <w:tcPr>
            <w:tcW w:w="7498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>Undergraduate Researcher</w:t>
            </w: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rPr>
                <w:i/>
              </w:rPr>
              <w:t>Xi’An</w:t>
            </w:r>
            <w:proofErr w:type="spellEnd"/>
            <w:r>
              <w:rPr>
                <w:i/>
              </w:rPr>
              <w:t>, Shaanxi, China</w:t>
            </w:r>
          </w:p>
        </w:tc>
      </w:tr>
    </w:tbl>
    <w:p w:rsidR="002A3F92" w:rsidRDefault="00C32996">
      <w:pPr>
        <w:spacing w:after="326"/>
        <w:ind w:left="168" w:right="0"/>
      </w:pPr>
      <w:r>
        <w:t xml:space="preserve">· Worked on Traffic Capture System requested by China Internet Network Information </w:t>
      </w:r>
      <w:proofErr w:type="gramStart"/>
      <w:r>
        <w:t>Center(</w:t>
      </w:r>
      <w:proofErr w:type="gramEnd"/>
      <w:r>
        <w:t>CNNIC).</w:t>
      </w:r>
    </w:p>
    <w:p w:rsidR="002A3F92" w:rsidRDefault="00C32996">
      <w:pPr>
        <w:pStyle w:val="Heading1"/>
        <w:ind w:left="-5"/>
      </w:pPr>
      <w:r>
        <w:t>AWARDS &amp; SCHOLARSHIPS</w:t>
      </w:r>
    </w:p>
    <w:p w:rsidR="002A3F92" w:rsidRDefault="00C32996">
      <w:pPr>
        <w:spacing w:after="14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00800" cy="5055"/>
                <wp:effectExtent l="0" t="0" r="0" b="0"/>
                <wp:docPr id="604" name="Group 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5055"/>
                          <a:chOff x="0" y="0"/>
                          <a:chExt cx="6400800" cy="5055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23EB8D" id="Group 604" o:spid="_x0000_s1026" style="width:7in;height:.4pt;mso-position-horizontal-relative:char;mso-position-vertical-relative:line" coordsize="640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">
                <v:shape id="Shape 44" o:spid="_x0000_s1027" style="position:absolute;width:64008;height:0;visibility:visible;mso-wrap-style:square;v-text-anchor:top" coordsize="64008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KjdcYA&#10;AADbAAAADwAAAGRycy9kb3ducmV2LnhtbESPQWvCQBSE7wX/w/IKvZRm0xLaEF3FioI5SZMe9PbI&#10;PpPQ7NuQXU38992C0OMwM98wi9VkOnGlwbWWFbxGMQjiyuqWawXf5e4lBeE8ssbOMim4kYPVcvaw&#10;wEzbkb/oWvhaBAi7DBU03veZlK5qyKCLbE8cvLMdDPogh1rqAccAN518i+N3abDlsNBgT5uGqp/i&#10;YhQ8H/abMs9v5Ud6rPTnSW7Hbhcr9fQ4recgPE3+P3xv77WCJIG/L+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qKjdcYAAADbAAAADwAAAAAAAAAAAAAAAACYAgAAZHJz&#10;L2Rvd25yZXYueG1sUEsFBgAAAAAEAAQA9QAAAIsDAAAAAA==&#10;" path="m,l6400800,e" filled="f" strokeweight=".14042mm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753" w:type="dxa"/>
        <w:tblInd w:w="327" w:type="dxa"/>
        <w:tblLook w:val="04A0" w:firstRow="1" w:lastRow="0" w:firstColumn="1" w:lastColumn="0" w:noHBand="0" w:noVBand="1"/>
      </w:tblPr>
      <w:tblGrid>
        <w:gridCol w:w="8565"/>
        <w:gridCol w:w="1188"/>
      </w:tblGrid>
      <w:tr w:rsidR="002A3F92">
        <w:trPr>
          <w:trHeight w:val="232"/>
        </w:trPr>
        <w:tc>
          <w:tcPr>
            <w:tcW w:w="8565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</w:pPr>
            <w:r>
              <w:t xml:space="preserve">Outstanding Graduate of </w:t>
            </w:r>
            <w:proofErr w:type="spellStart"/>
            <w:r>
              <w:t>Xi’An</w:t>
            </w:r>
            <w:proofErr w:type="spellEnd"/>
            <w:r>
              <w:t xml:space="preserve"> </w:t>
            </w:r>
            <w:proofErr w:type="spellStart"/>
            <w:r>
              <w:t>Jiaotong</w:t>
            </w:r>
            <w:proofErr w:type="spellEnd"/>
            <w:r>
              <w:t xml:space="preserve"> University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  <w:jc w:val="right"/>
            </w:pPr>
            <w:r>
              <w:t>2013</w:t>
            </w:r>
          </w:p>
        </w:tc>
      </w:tr>
      <w:tr w:rsidR="002A3F92">
        <w:trPr>
          <w:trHeight w:val="271"/>
        </w:trPr>
        <w:tc>
          <w:tcPr>
            <w:tcW w:w="8565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</w:pPr>
            <w:r>
              <w:t>Meritorious Winner of International Mathematical Contest in Modelling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  <w:jc w:val="right"/>
            </w:pPr>
            <w:r>
              <w:t>2013</w:t>
            </w:r>
          </w:p>
        </w:tc>
      </w:tr>
      <w:tr w:rsidR="002A3F92">
        <w:trPr>
          <w:trHeight w:val="271"/>
        </w:trPr>
        <w:tc>
          <w:tcPr>
            <w:tcW w:w="8565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</w:pPr>
            <w:r>
              <w:t xml:space="preserve">Outstanding Student of </w:t>
            </w:r>
            <w:proofErr w:type="spellStart"/>
            <w:r>
              <w:t>Xi’An</w:t>
            </w:r>
            <w:proofErr w:type="spellEnd"/>
            <w:r>
              <w:t xml:space="preserve"> </w:t>
            </w:r>
            <w:proofErr w:type="spellStart"/>
            <w:r>
              <w:t>Jiaotong</w:t>
            </w:r>
            <w:proofErr w:type="spellEnd"/>
            <w:r>
              <w:t xml:space="preserve"> University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  <w:jc w:val="both"/>
            </w:pPr>
            <w:r>
              <w:t>2011 &amp; 2013</w:t>
            </w:r>
          </w:p>
        </w:tc>
      </w:tr>
      <w:tr w:rsidR="002A3F92">
        <w:trPr>
          <w:trHeight w:val="474"/>
        </w:trPr>
        <w:tc>
          <w:tcPr>
            <w:tcW w:w="8565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</w:pPr>
            <w:r>
              <w:t xml:space="preserve">3rd Class Award in ACM Competition of </w:t>
            </w:r>
            <w:proofErr w:type="spellStart"/>
            <w:r>
              <w:t>Xi’An</w:t>
            </w:r>
            <w:proofErr w:type="spellEnd"/>
            <w:r>
              <w:t xml:space="preserve"> </w:t>
            </w:r>
            <w:proofErr w:type="spellStart"/>
            <w:r>
              <w:t>Jiaotong</w:t>
            </w:r>
            <w:proofErr w:type="spellEnd"/>
            <w:r>
              <w:t xml:space="preserve"> University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  <w:jc w:val="right"/>
            </w:pPr>
            <w:r>
              <w:t>2011</w:t>
            </w:r>
          </w:p>
        </w:tc>
      </w:tr>
      <w:tr w:rsidR="002A3F92">
        <w:trPr>
          <w:trHeight w:val="474"/>
        </w:trPr>
        <w:tc>
          <w:tcPr>
            <w:tcW w:w="85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A3F92" w:rsidRDefault="00C32996">
            <w:pPr>
              <w:spacing w:after="0" w:line="259" w:lineRule="auto"/>
              <w:ind w:left="0" w:right="0" w:firstLine="0"/>
            </w:pPr>
            <w:r>
              <w:t>UCLA-CSST Scholarship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A3F92" w:rsidRDefault="00C32996">
            <w:pPr>
              <w:spacing w:after="0" w:line="259" w:lineRule="auto"/>
              <w:ind w:left="0" w:right="0" w:firstLine="0"/>
              <w:jc w:val="right"/>
            </w:pPr>
            <w:r>
              <w:t>2013</w:t>
            </w:r>
          </w:p>
        </w:tc>
      </w:tr>
      <w:tr w:rsidR="002A3F92">
        <w:trPr>
          <w:trHeight w:val="271"/>
        </w:trPr>
        <w:tc>
          <w:tcPr>
            <w:tcW w:w="8565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</w:pPr>
            <w:r>
              <w:t>Cyrus Tang Scholarship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97" w:right="0" w:firstLine="0"/>
              <w:jc w:val="both"/>
            </w:pPr>
            <w:r>
              <w:t>2010 - 2014</w:t>
            </w:r>
          </w:p>
        </w:tc>
      </w:tr>
      <w:tr w:rsidR="002A3F92">
        <w:trPr>
          <w:trHeight w:val="232"/>
        </w:trPr>
        <w:tc>
          <w:tcPr>
            <w:tcW w:w="8565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</w:pPr>
            <w:proofErr w:type="spellStart"/>
            <w:r>
              <w:t>Siyuan</w:t>
            </w:r>
            <w:proofErr w:type="spellEnd"/>
            <w:r>
              <w:t xml:space="preserve"> Scholarship of </w:t>
            </w:r>
            <w:proofErr w:type="spellStart"/>
            <w:r>
              <w:t>Xi’An</w:t>
            </w:r>
            <w:proofErr w:type="spellEnd"/>
            <w:r>
              <w:t xml:space="preserve"> </w:t>
            </w:r>
            <w:proofErr w:type="spellStart"/>
            <w:r>
              <w:t>Jiaotong</w:t>
            </w:r>
            <w:proofErr w:type="spellEnd"/>
            <w:r>
              <w:t xml:space="preserve"> University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:rsidR="002A3F92" w:rsidRDefault="00C32996">
            <w:pPr>
              <w:spacing w:after="0" w:line="259" w:lineRule="auto"/>
              <w:ind w:left="0" w:right="0" w:firstLine="0"/>
              <w:jc w:val="right"/>
            </w:pPr>
            <w:r>
              <w:t>2009</w:t>
            </w:r>
          </w:p>
        </w:tc>
      </w:tr>
    </w:tbl>
    <w:p w:rsidR="002A3F92" w:rsidRDefault="00C32996">
      <w:pPr>
        <w:pStyle w:val="Heading1"/>
        <w:ind w:left="-5"/>
      </w:pPr>
      <w:r>
        <w:lastRenderedPageBreak/>
        <w:t>PUBLICATION</w:t>
      </w:r>
    </w:p>
    <w:p w:rsidR="002A3F92" w:rsidRDefault="00C32996">
      <w:pPr>
        <w:spacing w:after="395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00800" cy="5055"/>
                <wp:effectExtent l="0" t="0" r="0" b="0"/>
                <wp:docPr id="605" name="Group 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5055"/>
                          <a:chOff x="0" y="0"/>
                          <a:chExt cx="6400800" cy="5055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3CB8FA" id="Group 605" o:spid="_x0000_s1026" style="width:7in;height:.4pt;mso-position-horizontal-relative:char;mso-position-vertical-relative:line" coordsize="640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">
                <v:shape id="Shape 53" o:spid="_x0000_s1027" style="position:absolute;width:64008;height:0;visibility:visible;mso-wrap-style:square;v-text-anchor:top" coordsize="64008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Kt3MYA&#10;AADbAAAADwAAAGRycy9kb3ducmV2LnhtbESPQWvCQBSE7wX/w/IEL6VualFDdBUbKuipNOmhvT2y&#10;zySYfRuy2yT++65Q6HGYmW+Y7X40jeipc7VlBc/zCARxYXXNpYLP/PgUg3AeWWNjmRTcyMF+N3nY&#10;YqLtwB/UZ74UAcIuQQWV920ipSsqMujmtiUO3sV2Bn2QXSl1h0OAm0YuomglDdYcFipsKa2ouGY/&#10;RsHj+ynNz+dbvo6/Cv36Ld+G5hgpNZuOhw0IT6P/D/+1T1rB8gXuX8IPk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JKt3MYAAADbAAAADwAAAAAAAAAAAAAAAACYAgAAZHJz&#10;L2Rvd25yZXYueG1sUEsFBgAAAAAEAAQA9QAAAIsDAAAAAA==&#10;" path="m,l6400800,e" filled="f" strokeweight=".14042mm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:rsidR="002A3F92" w:rsidRDefault="00C32996">
      <w:pPr>
        <w:spacing w:after="237"/>
        <w:ind w:left="322" w:right="0"/>
      </w:pPr>
      <w:r>
        <w:t>Demo: Zhehao Wang, Z. Qu, J. Burke. ”Demo overview-</w:t>
      </w:r>
      <w:proofErr w:type="spellStart"/>
      <w:r>
        <w:t>Matryoshka</w:t>
      </w:r>
      <w:proofErr w:type="spellEnd"/>
      <w:r>
        <w:t xml:space="preserve">: Design of NDN Multiplayer Online Game”, </w:t>
      </w:r>
      <w:r>
        <w:rPr>
          <w:i/>
        </w:rPr>
        <w:t>1</w:t>
      </w:r>
      <w:r>
        <w:rPr>
          <w:i/>
          <w:vertAlign w:val="superscript"/>
        </w:rPr>
        <w:t xml:space="preserve">st </w:t>
      </w:r>
      <w:r>
        <w:rPr>
          <w:i/>
        </w:rPr>
        <w:t>ACM Conference on Information-Centric Networking</w:t>
      </w:r>
      <w:r>
        <w:t>. Paris. 2014.</w:t>
      </w:r>
    </w:p>
    <w:p w:rsidR="002A3F92" w:rsidRDefault="00C32996">
      <w:pPr>
        <w:pStyle w:val="Heading1"/>
        <w:ind w:left="-5"/>
      </w:pPr>
      <w:r>
        <w:t>STRENGTHS</w:t>
      </w:r>
    </w:p>
    <w:p w:rsidR="002A3F92" w:rsidRDefault="00C32996">
      <w:pPr>
        <w:spacing w:after="178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00800" cy="5055"/>
                <wp:effectExtent l="0" t="0" r="0" b="0"/>
                <wp:docPr id="606" name="Group 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5055"/>
                          <a:chOff x="0" y="0"/>
                          <a:chExt cx="6400800" cy="5055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779F7B" id="Group 606" o:spid="_x0000_s1026" style="width:7in;height:.4pt;mso-position-horizontal-relative:char;mso-position-vertical-relative:line" coordsize="6400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">
                <v:shape id="Shape 61" o:spid="_x0000_s1027" style="position:absolute;width:64008;height:0;visibility:visible;mso-wrap-style:square;v-text-anchor:top" coordsize="64008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BcjcQA&#10;AADbAAAADwAAAGRycy9kb3ducmV2LnhtbESPQYvCMBSE78L+h/AWvIimelCppsWVFfS0aD3o7dE8&#10;22LzUppo6783Cwt7HGbmG2ad9qYWT2pdZVnBdBKBIM6trrhQcM524yUI55E11pZJwYscpMnHYI2x&#10;th0f6XnyhQgQdjEqKL1vYildXpJBN7ENcfButjXog2wLqVvsAtzUchZFc2mw4rBQYkPbkvL76WEU&#10;jH722+xweGWL5SXXX1f53dW7SKnhZ79ZgfDU+//wX3uvFcyn8Psl/ACZ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gXI3EAAAA2wAAAA8AAAAAAAAAAAAAAAAAmAIAAGRycy9k&#10;b3ducmV2LnhtbFBLBQYAAAAABAAEAPUAAACJAwAAAAA=&#10;" path="m,l6400800,e" filled="f" strokeweight=".14042mm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:rsidR="002A3F92" w:rsidRDefault="00C32996">
      <w:pPr>
        <w:tabs>
          <w:tab w:val="center" w:pos="1690"/>
          <w:tab w:val="center" w:pos="4964"/>
        </w:tabs>
        <w:spacing w:after="28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Programming Languages</w:t>
      </w:r>
      <w:r>
        <w:rPr>
          <w:b/>
        </w:rPr>
        <w:tab/>
      </w:r>
      <w:r>
        <w:t>C++, C#, JavaScript, PHP</w:t>
      </w:r>
    </w:p>
    <w:p w:rsidR="002A3F92" w:rsidRDefault="00C32996">
      <w:pPr>
        <w:ind w:left="322" w:right="0"/>
      </w:pPr>
      <w:r>
        <w:rPr>
          <w:b/>
        </w:rPr>
        <w:t xml:space="preserve">English Skills </w:t>
      </w:r>
      <w:proofErr w:type="spellStart"/>
      <w:r>
        <w:t>Toefl</w:t>
      </w:r>
      <w:proofErr w:type="spellEnd"/>
      <w:r>
        <w:t xml:space="preserve">: 114 (Oral: 29); GRE: 325 (Verbal: 155, Quantitative: 170) </w:t>
      </w:r>
      <w:r>
        <w:rPr>
          <w:b/>
        </w:rPr>
        <w:t xml:space="preserve">Social Experiences </w:t>
      </w:r>
      <w:r>
        <w:t xml:space="preserve">Voluntary teaching in village primary school in </w:t>
      </w:r>
      <w:proofErr w:type="spellStart"/>
      <w:r>
        <w:t>Gepai</w:t>
      </w:r>
      <w:proofErr w:type="spellEnd"/>
      <w:r>
        <w:t>, China</w:t>
      </w:r>
    </w:p>
    <w:sectPr w:rsidR="002A3F92"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andy">
    <w15:presenceInfo w15:providerId="None" w15:userId="Rand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F92"/>
    <w:rsid w:val="002A3F92"/>
    <w:rsid w:val="00752075"/>
    <w:rsid w:val="00C3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17831C-7798-4BDA-A06E-4980D751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7" w:line="262" w:lineRule="auto"/>
      <w:ind w:left="1180" w:right="1171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</dc:creator>
  <cp:keywords/>
  <cp:lastModifiedBy>Randy</cp:lastModifiedBy>
  <cp:revision>3</cp:revision>
  <dcterms:created xsi:type="dcterms:W3CDTF">2014-11-29T21:27:00Z</dcterms:created>
  <dcterms:modified xsi:type="dcterms:W3CDTF">2014-11-29T21:31:00Z</dcterms:modified>
</cp:coreProperties>
</file>